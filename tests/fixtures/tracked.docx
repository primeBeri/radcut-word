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CA06" w14:textId="00D737DA" w:rsidR="009162F7" w:rsidRDefault="009162F7" w:rsidP="009162F7">
      <w:pPr>
        <w:pStyle w:val="Heading1"/>
      </w:pPr>
      <w:r>
        <w:t>Kept heading</w:t>
      </w:r>
    </w:p>
    <w:p w14:paraId="4DDFD980" w14:textId="1FA7DBC5" w:rsidR="009162F7" w:rsidRDefault="009162F7" w:rsidP="009162F7">
      <w:r>
        <w:t>Body under the kept heading.</w:t>
      </w:r>
    </w:p>
    <w:p w14:paraId="6A2CE17A" w14:textId="391D3181" w:rsidR="009162F7" w:rsidDel="009162F7" w:rsidRDefault="009162F7" w:rsidP="009162F7">
      <w:pPr>
        <w:pStyle w:val="Heading1"/>
        <w:rPr>
          <w:del w:id="0" w:author="Author" w:date="2026-10-10T17:26:00Z" w16du:dateUtc="2026-10-10T16:26:00Z"/>
        </w:rPr>
      </w:pPr>
      <w:del w:id="1" w:author="Author" w:date="2026-10-10T17:26:00Z" w16du:dateUtc="2026-10-10T16:26:00Z">
        <w:r w:rsidDel="009162F7">
          <w:delText>Deleted heading</w:delText>
        </w:r>
      </w:del>
    </w:p>
    <w:p w14:paraId="7DF0EDB3" w14:textId="77777777" w:rsidR="009162F7" w:rsidRDefault="009162F7" w:rsidP="009162F7">
      <w:pPr>
        <w:pStyle w:val="Heading1"/>
        <w:rPr>
          <w:ins w:id="2" w:author="Author" w:date="2026-10-10T17:26:00Z" w16du:dateUtc="2026-10-10T16:26:00Z"/>
        </w:rPr>
      </w:pPr>
      <w:ins w:id="3" w:author="Author" w:date="2026-10-10T17:26:00Z" w16du:dateUtc="2026-10-10T16:26:00Z">
        <w:r>
          <w:t>Inserted heading</w:t>
        </w:r>
      </w:ins>
    </w:p>
    <w:p w14:paraId="0A0E4584" w14:textId="2EB31B09" w:rsidR="009162F7" w:rsidRPr="009162F7" w:rsidRDefault="009162F7" w:rsidP="009162F7">
      <w:ins w:id="4" w:author="Author" w:date="2026-10-10T17:26:00Z" w16du:dateUtc="2026-10-10T16:26:00Z">
        <w:r>
          <w:t>Body under the inserted heading.</w:t>
        </w:r>
      </w:ins>
    </w:p>
    <w:sectPr w:rsidR="009162F7" w:rsidRPr="00916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35608"/>
    <w:multiLevelType w:val="multilevel"/>
    <w:tmpl w:val="061830B2"/>
    <w:name w:val="FixtureHeadings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1061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F7"/>
    <w:rsid w:val="00864656"/>
    <w:rsid w:val="0091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AD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2F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F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F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F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16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2026-10-10T16:26:00Z</dcterms:created>
  <dcterms:modified xsi:type="dcterms:W3CDTF">2026-10-10T16:26:00Z</dcterms:modified>
</cp:coreProperties>
</file>